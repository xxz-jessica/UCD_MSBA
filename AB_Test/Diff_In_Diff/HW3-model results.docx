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Has the online community increased user revenue? (1.5 points)  [</w:t>
      </w:r>
      <w:r w:rsidDel="00000000" w:rsidR="00000000" w:rsidRPr="00000000">
        <w:rPr>
          <w:rFonts w:ascii="Times New Roman" w:cs="Times New Roman" w:eastAsia="Times New Roman" w:hAnsi="Times New Roman"/>
          <w:b w:val="1"/>
          <w:color w:val="ff0000"/>
          <w:rtl w:val="0"/>
        </w:rPr>
        <w:t xml:space="preserve">Nora</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results: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227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Brainstorming(quantify the effect of introducing the online community):</w:t>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Here, the difference in difference model is used to test the question.</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regression table above, we can see the term ‘</w:t>
      </w:r>
      <w:r w:rsidDel="00000000" w:rsidR="00000000" w:rsidRPr="00000000">
        <w:rPr>
          <w:rFonts w:ascii="Times New Roman" w:cs="Times New Roman" w:eastAsia="Times New Roman" w:hAnsi="Times New Roman"/>
          <w:b w:val="1"/>
          <w:rtl w:val="0"/>
        </w:rPr>
        <w:t xml:space="preserve">join*treatment</w:t>
      </w:r>
      <w:r w:rsidDel="00000000" w:rsidR="00000000" w:rsidRPr="00000000">
        <w:rPr>
          <w:rFonts w:ascii="Times New Roman" w:cs="Times New Roman" w:eastAsia="Times New Roman" w:hAnsi="Times New Roman"/>
          <w:rtl w:val="0"/>
        </w:rPr>
        <w:t xml:space="preserve">’ has a positive value and it is significant in statistics (p-value = 0.000253).  This means the users who joined the community spend more in the month after joined</w:t>
      </w:r>
    </w:p>
    <w:p w:rsidR="00000000" w:rsidDel="00000000" w:rsidP="00000000" w:rsidRDefault="00000000" w:rsidRPr="00000000" w14:paraId="00000009">
      <w:pPr>
        <w:spacing w:after="240" w:before="240" w:lineRule="auto"/>
        <w:rPr>
          <w:ins w:author="Nasra Abdi" w:id="0" w:date="2019-11-20T01:07:05Z"/>
          <w:rFonts w:ascii="Times New Roman" w:cs="Times New Roman" w:eastAsia="Times New Roman" w:hAnsi="Times New Roman"/>
        </w:rPr>
      </w:pPr>
      <w:ins w:author="Nasra Abdi" w:id="0" w:date="2019-11-20T01:07:05Z">
        <w:commentRangeStart w:id="0"/>
        <w:r w:rsidDel="00000000" w:rsidR="00000000" w:rsidRPr="00000000">
          <w:rPr>
            <w:rFonts w:ascii="Times New Roman" w:cs="Times New Roman" w:eastAsia="Times New Roman" w:hAnsi="Times New Roman"/>
            <w:rtl w:val="0"/>
          </w:rPr>
          <w:t xml:space="preserve">The first approach was to calculate/analyze the effect of the online community on revenue by comparing the average change overtime (month) of revenue from those who joined the online community, compared to the average change overtime (month) from those who did not join. We used the Difference in Difference model which gives us …… the result shows that the difference in revenue between the two is $29 which means the users who join the community spend more in the month after they joined. See appendix … </w:t>
        </w:r>
      </w:ins>
    </w:p>
    <w:p w:rsidR="00000000" w:rsidDel="00000000" w:rsidP="00000000" w:rsidRDefault="00000000" w:rsidRPr="00000000" w14:paraId="0000000A">
      <w:pPr>
        <w:ind w:left="0" w:firstLine="0"/>
        <w:rPr>
          <w:rFonts w:ascii="Times New Roman" w:cs="Times New Roman" w:eastAsia="Times New Roman" w:hAnsi="Times New Roman"/>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3072721"/>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24463" cy="307272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Interpreting the $29.01845.  Quantify the effect.</w:t>
      </w:r>
    </w:p>
    <w:p w:rsidR="00000000" w:rsidDel="00000000" w:rsidP="00000000" w:rsidRDefault="00000000" w:rsidRPr="00000000" w14:paraId="0000000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t>
      </w:r>
      <w:commentRangeStart w:id="1"/>
      <w:commentRangeStart w:id="2"/>
      <w:r w:rsidDel="00000000" w:rsidR="00000000" w:rsidRPr="00000000">
        <w:rPr>
          <w:rFonts w:ascii="Times New Roman" w:cs="Times New Roman" w:eastAsia="Times New Roman" w:hAnsi="Times New Roman"/>
          <w:rtl w:val="0"/>
        </w:rPr>
        <w:t xml:space="preserve">29.01845</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 (the revenue after the community launch of the users who joined the community - the revenue before the community launch of the users who joined the community) - (the revenue after the community launch of the users who did not join the community - the revenue before the community launch of the users who did not join the community)</w:t>
      </w:r>
    </w:p>
    <w:p w:rsidR="00000000" w:rsidDel="00000000" w:rsidP="00000000" w:rsidRDefault="00000000" w:rsidRPr="00000000" w14:paraId="0000000E">
      <w:pPr>
        <w:rPr>
          <w:ins w:author="Nan Luo" w:id="1" w:date="2019-11-19T05:31:07Z"/>
          <w:rFonts w:ascii="Times New Roman" w:cs="Times New Roman" w:eastAsia="Times New Roman" w:hAnsi="Times New Roman"/>
        </w:rPr>
      </w:pPr>
      <w:ins w:author="Nan Luo" w:id="1" w:date="2019-11-19T05:31:07Z">
        <w:r w:rsidDel="00000000" w:rsidR="00000000" w:rsidRPr="00000000">
          <w:rPr>
            <w:rFonts w:ascii="Times New Roman" w:cs="Times New Roman" w:eastAsia="Times New Roman" w:hAnsi="Times New Roman"/>
            <w:rtl w:val="0"/>
          </w:rPr>
          <w:t xml:space="preserve">How to interpret the result in biz language： </w:t>
        </w:r>
      </w:ins>
    </w:p>
    <w:p w:rsidR="00000000" w:rsidDel="00000000" w:rsidP="00000000" w:rsidRDefault="00000000" w:rsidRPr="00000000" w14:paraId="0000000F">
      <w:pPr>
        <w:rPr>
          <w:rFonts w:ascii="Times New Roman" w:cs="Times New Roman" w:eastAsia="Times New Roman" w:hAnsi="Times New Roman"/>
        </w:rPr>
      </w:pPr>
      <w:ins w:author="Nan Luo" w:id="1" w:date="2019-11-19T05:31:07Z">
        <w:r w:rsidDel="00000000" w:rsidR="00000000" w:rsidRPr="00000000">
          <w:rPr>
            <w:rFonts w:ascii="Times New Roman" w:cs="Times New Roman" w:eastAsia="Times New Roman" w:hAnsi="Times New Roman"/>
            <w:rtl w:val="0"/>
          </w:rPr>
          <w:t xml:space="preserve">We excluded the effect of natural growth of users’ spending across time (a month), and just included the effect of treatment(which in this case is whether a user joins the co</w:t>
          <w:tab/>
          <w:t xml:space="preserve">mmunity). The result shows that if a user joins the community, the spending of this user would increase by 29 dollars in a month.</w:t>
        </w:r>
      </w:ins>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 and critical thinking:</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Has the online community led to increased retention? </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hd w:fill="fff2cc" w:val="clear"/>
          <w:rtl w:val="0"/>
        </w:rPr>
        <w:t xml:space="preserve">Answer: The online community led to decreased retention </w:t>
      </w:r>
      <w:r w:rsidDel="00000000" w:rsidR="00000000" w:rsidRPr="00000000">
        <w:rPr>
          <w:rFonts w:ascii="Times New Roman" w:cs="Times New Roman" w:eastAsia="Times New Roman" w:hAnsi="Times New Roman"/>
          <w:b w:val="1"/>
          <w:rtl w:val="0"/>
        </w:rPr>
        <w:t xml:space="preserve">(1.5 points) [</w:t>
      </w:r>
      <w:r w:rsidDel="00000000" w:rsidR="00000000" w:rsidRPr="00000000">
        <w:rPr>
          <w:rFonts w:ascii="Times New Roman" w:cs="Times New Roman" w:eastAsia="Times New Roman" w:hAnsi="Times New Roman"/>
          <w:b w:val="1"/>
          <w:color w:val="ff0000"/>
          <w:rtl w:val="0"/>
        </w:rPr>
        <w:t xml:space="preserve">Xingxuan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results: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1575" cy="2214563"/>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8157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13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Brainstorming(quantify the effect of introducing the online community):</w:t>
      </w:r>
    </w:p>
    <w:p w:rsidR="00000000" w:rsidDel="00000000" w:rsidP="00000000" w:rsidRDefault="00000000" w:rsidRPr="00000000" w14:paraId="0000001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(a)The term ‘join1’ is positive and significant (p-value =0.00988) .  This means the users who joined the community are more likely to leave in the 90 days than </w:t>
      </w:r>
      <w:commentRangeStart w:id="3"/>
      <w:commentRangeStart w:id="4"/>
      <w:commentRangeStart w:id="5"/>
      <w:r w:rsidDel="00000000" w:rsidR="00000000" w:rsidRPr="00000000">
        <w:rPr>
          <w:rFonts w:ascii="Times New Roman" w:cs="Times New Roman" w:eastAsia="Times New Roman" w:hAnsi="Times New Roman"/>
          <w:rtl w:val="0"/>
        </w:rPr>
        <w:t xml:space="preserve">users who did not join. </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(b)interpreting the </w:t>
      </w:r>
      <w:commentRangeStart w:id="6"/>
      <w:r w:rsidDel="00000000" w:rsidR="00000000" w:rsidRPr="00000000">
        <w:rPr>
          <w:rFonts w:ascii="Times New Roman" w:cs="Times New Roman" w:eastAsia="Times New Roman" w:hAnsi="Times New Roman"/>
          <w:rtl w:val="0"/>
        </w:rPr>
        <w:t xml:space="preserve">0.9165</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and its meaning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 and critical thinking:</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Accuray is only 62.8%</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Why joined community decrease retention???</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Has the online community led to an increase in </w:t>
      </w:r>
      <w:commentRangeStart w:id="7"/>
      <w:r w:rsidDel="00000000" w:rsidR="00000000" w:rsidRPr="00000000">
        <w:rPr>
          <w:rFonts w:ascii="Times New Roman" w:cs="Times New Roman" w:eastAsia="Times New Roman" w:hAnsi="Times New Roman"/>
          <w:b w:val="1"/>
          <w:rtl w:val="0"/>
        </w:rPr>
        <w:t xml:space="preserve">CLV</w:t>
      </w:r>
      <w:commentRangeEnd w:id="7"/>
      <w:r w:rsidDel="00000000" w:rsidR="00000000" w:rsidRPr="00000000">
        <w:commentReference w:id="7"/>
      </w:r>
      <w:r w:rsidDel="00000000" w:rsidR="00000000" w:rsidRPr="00000000">
        <w:rPr>
          <w:rFonts w:ascii="Times New Roman" w:cs="Times New Roman" w:eastAsia="Times New Roman" w:hAnsi="Times New Roman"/>
          <w:b w:val="1"/>
          <w:rtl w:val="0"/>
        </w:rPr>
        <w:t xml:space="preserve">? (Assume a margin of 50% of customer spend) (1.5 points) [</w:t>
      </w:r>
      <w:r w:rsidDel="00000000" w:rsidR="00000000" w:rsidRPr="00000000">
        <w:rPr>
          <w:rFonts w:ascii="Times New Roman" w:cs="Times New Roman" w:eastAsia="Times New Roman" w:hAnsi="Times New Roman"/>
          <w:b w:val="1"/>
          <w:color w:val="ff0000"/>
          <w:rtl w:val="0"/>
        </w:rPr>
        <w:t xml:space="preserve">Frank</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results: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Model: </w:t>
      </w:r>
    </w:p>
    <w:p w:rsidR="00000000" w:rsidDel="00000000" w:rsidP="00000000" w:rsidRDefault="00000000" w:rsidRPr="00000000" w14:paraId="00000029">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276600" cy="1804719"/>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76600" cy="18047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5943600" cy="31115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5943600" cy="23495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4138613" cy="2679486"/>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38613" cy="26794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commentRangeStart w:id="8"/>
      <w:commentRangeStart w:id="9"/>
      <w:commentRangeStart w:id="10"/>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Anova:</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It is not normal but has constant variance.  So, the wilcox test is used.</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7663" cy="1058088"/>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57663" cy="10580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users who joined community spend more than the users who did not join in the 90 days.</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Brainstorming(quantify the effect of introducing the online community):</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(a)The users who joined community spend more than the users who did not join in the 90 days.</w:t>
      </w:r>
    </w:p>
    <w:p w:rsidR="00000000" w:rsidDel="00000000" w:rsidP="00000000" w:rsidRDefault="00000000" w:rsidRPr="00000000" w14:paraId="00000036">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 xml:space="preserve">(b) how to interpret the coefficient?</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 and critical thinking:</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major limitation here.  The test only shows the users who joined the community spend more than the users who did not.  </w:t>
      </w:r>
      <w:r w:rsidDel="00000000" w:rsidR="00000000" w:rsidRPr="00000000">
        <w:rPr>
          <w:rFonts w:ascii="Times New Roman" w:cs="Times New Roman" w:eastAsia="Times New Roman" w:hAnsi="Times New Roman"/>
          <w:b w:val="1"/>
          <w:rtl w:val="0"/>
        </w:rPr>
        <w:t xml:space="preserve">This correlation does not mean causality</w:t>
      </w:r>
      <w:r w:rsidDel="00000000" w:rsidR="00000000" w:rsidRPr="00000000">
        <w:rPr>
          <w:rFonts w:ascii="Times New Roman" w:cs="Times New Roman" w:eastAsia="Times New Roman" w:hAnsi="Times New Roman"/>
          <w:rtl w:val="0"/>
        </w:rPr>
        <w:t xml:space="preserve">.  It is highly possible the users who joined the community are heavy users.  They will spend more anyhow whether is a community or not.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using this new variable, and provide more value to the team. What metrics can you create using this new variable? How would they be useful to the team, CAO or CFO? What new insights might you generate that provide more clarity to this crucial marketing function? (2 points) [</w:t>
      </w:r>
      <w:r w:rsidDel="00000000" w:rsidR="00000000" w:rsidRPr="00000000">
        <w:rPr>
          <w:rFonts w:ascii="Times New Roman" w:cs="Times New Roman" w:eastAsia="Times New Roman" w:hAnsi="Times New Roman"/>
          <w:b w:val="1"/>
          <w:color w:val="ff0000"/>
          <w:rtl w:val="0"/>
        </w:rPr>
        <w:t xml:space="preserve">Jiangfan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results:</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1697595"/>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67313" cy="16975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Campaigns has nothing to do with customer retention</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6688" cy="1880096"/>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76688" cy="188009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Campaigns has nothing to do with whether join the community</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Brainstorming(quantify the effect of introducing the online community):</w:t>
      </w:r>
    </w:p>
    <w:p w:rsidR="00000000" w:rsidDel="00000000" w:rsidP="00000000" w:rsidRDefault="00000000" w:rsidRPr="00000000" w14:paraId="00000049">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tl w:val="0"/>
        </w:rPr>
        <w:t xml:space="preserve">Although campaign has nothing to do with churn or spending.   But they are the extra users brought in.  Actually increase the firm’s revenue,  if acquisition cost &lt; spending,  or a net positive margin.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How to design a new metric with Campaign???</w:t>
      </w:r>
    </w:p>
    <w:p w:rsidR="00000000" w:rsidDel="00000000" w:rsidP="00000000" w:rsidRDefault="00000000" w:rsidRPr="00000000" w14:paraId="0000004C">
      <w:pPr>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04D">
      <w:pPr>
        <w:rPr>
          <w:ins w:author="Nan Luo" w:id="2" w:date="2019-11-19T06:07:51Z"/>
          <w:rFonts w:ascii="Times New Roman" w:cs="Times New Roman" w:eastAsia="Times New Roman" w:hAnsi="Times New Roman"/>
          <w:b w:val="1"/>
          <w:color w:val="ff0000"/>
        </w:rPr>
      </w:pPr>
      <w:ins w:author="Nan Luo" w:id="2" w:date="2019-11-19T06:07:51Z">
        <w:r w:rsidDel="00000000" w:rsidR="00000000" w:rsidRPr="00000000">
          <w:rPr>
            <w:rFonts w:ascii="Times New Roman" w:cs="Times New Roman" w:eastAsia="Times New Roman" w:hAnsi="Times New Roman"/>
            <w:b w:val="1"/>
            <w:color w:val="ff0000"/>
            <w:rtl w:val="0"/>
          </w:rPr>
          <w:t xml:space="preserve">organic/campaign users have similar user profiles/portraits (age, spending pattern, etc. ). So we can apply the same mkt strategies on them.</w:t>
        </w:r>
      </w:ins>
    </w:p>
    <w:p w:rsidR="00000000" w:rsidDel="00000000" w:rsidP="00000000" w:rsidRDefault="00000000" w:rsidRPr="00000000" w14:paraId="0000004E">
      <w:pPr>
        <w:rPr>
          <w:rFonts w:ascii="Times New Roman" w:cs="Times New Roman" w:eastAsia="Times New Roman" w:hAnsi="Times New Roman"/>
          <w:b w:val="1"/>
          <w:color w:val="ff0000"/>
        </w:rPr>
      </w:pPr>
      <w:ins w:author="Nan Luo" w:id="2" w:date="2019-11-19T06:07:51Z">
        <w:r w:rsidDel="00000000" w:rsidR="00000000" w:rsidRPr="00000000">
          <w:rPr>
            <w:rFonts w:ascii="Times New Roman" w:cs="Times New Roman" w:eastAsia="Times New Roman" w:hAnsi="Times New Roman"/>
            <w:b w:val="1"/>
            <w:color w:val="ff0000"/>
            <w:rtl w:val="0"/>
          </w:rPr>
          <w:t xml:space="preserve">*Campaigns are nicely designed so that they targeted the right audience.</w:t>
        </w:r>
      </w:ins>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 and critical thinking:</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96050" cy="4648200"/>
            <wp:effectExtent b="0" l="0" r="0" t="0"/>
            <wp:docPr id="12" name="image12.png"/>
            <a:graphic>
              <a:graphicData uri="http://schemas.openxmlformats.org/drawingml/2006/picture">
                <pic:pic>
                  <pic:nvPicPr>
                    <pic:cNvPr id="0" name="image12.png"/>
                    <pic:cNvPicPr preferRelativeResize="0"/>
                  </pic:nvPicPr>
                  <pic:blipFill>
                    <a:blip r:embed="rId18"/>
                    <a:srcRect b="-10909" l="0" r="-9294" t="0"/>
                    <a:stretch>
                      <a:fillRect/>
                    </a:stretch>
                  </pic:blipFill>
                  <pic:spPr>
                    <a:xfrm>
                      <a:off x="0" y="0"/>
                      <a:ext cx="6496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sra Abdi" w:id="0" w:date="2019-11-20T01:08:39Z">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if I am getting this right.</w:t>
      </w:r>
    </w:p>
  </w:comment>
  <w:comment w:author="Jiangfan Jing" w:id="7" w:date="2019-11-19T02:08:20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calculate</w:t>
      </w:r>
    </w:p>
  </w:comment>
  <w:comment w:author="Nasra Abdi" w:id="8" w:date="2019-11-19T23:29:41Z">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saying that the new customers who just  joined the community spend more money within a 90 days period than those who were already customer? Or are you talking about those who never joined the community?</w:t>
      </w:r>
    </w:p>
  </w:comment>
  <w:comment w:author="Jiangfan Jing" w:id="9" w:date="2019-11-20T00:12:53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understand what is community 1st.   They are all game users.  Some join the community inside the game, some didnt join but still play the game.</w:t>
      </w:r>
    </w:p>
  </w:comment>
  <w:comment w:author="Jiangfan Jing" w:id="10" w:date="2019-11-20T00:13:15Z">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all play the game.  but the one who joined the community spend more money</w:t>
      </w:r>
    </w:p>
  </w:comment>
  <w:comment w:author="Jiangfan Jing" w:id="1" w:date="2019-11-19T00:54:50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w:t>
      </w:r>
    </w:p>
  </w:comment>
  <w:comment w:author="Nasra Abdi" w:id="2" w:date="2019-11-20T01:09:00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you not sure about ?</w:t>
      </w:r>
    </w:p>
  </w:comment>
  <w:comment w:author="Jiangfan Jing" w:id="6" w:date="2019-11-19T01:32:39Z">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log, should use exp(mylogit$coefficients)</w:t>
      </w:r>
    </w:p>
  </w:comment>
  <w:comment w:author="Nasra Abdi" w:id="3" w:date="2019-11-19T23:22:30Z">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those who did not join will not leave in 90 because they did not join in the first place. Did I miss something? lol</w:t>
      </w:r>
    </w:p>
  </w:comment>
  <w:comment w:author="Jiangfan Jing" w:id="4" w:date="2019-11-20T00:10:43Z">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who did  join the community will quit the game</w:t>
      </w:r>
    </w:p>
  </w:comment>
  <w:comment w:author="Jiangfan Jing" w:id="5" w:date="2019-11-20T00:11:25Z">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community is build-in the game platfrom.  They are different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